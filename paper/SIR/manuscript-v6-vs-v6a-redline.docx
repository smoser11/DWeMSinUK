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Redline: v6 → v6a</w:t>
      </w:r>
    </w:p>
    <w:p>
      <w:pPr>
        <w:pStyle w:val="Heading2"/>
      </w:pPr>
      <w:r>
        <w:t xml:space="preserve">DWeMSinUK manuscript and appendix — ILO severity ordering fix</w:t>
      </w:r>
    </w:p>
    <w:p>
      <w:r>
        <w:t xml:space="preserve">This redline shows every change between v6 and v6a in the SIR submission, presented as Word Track Changes. Deletions are the v6 text; insertions are the v6a text. Open with Track Changes visible (Review tab → Track Changes) to accept or reject each edit. All revisions attributed to Scott Moser, dated 2026-07-05.</w:t>
      </w:r>
    </w:p>
    <w:p>
      <w:r>
        <w:t xml:space="preserve">The rewrite in each section is a paragraph-level replacement, so the tracked change looks like a full deletion followed by a full insertion. Reading the deletion (strikethrough) then the insertion (underline) shows the v6 → v6a change. Small edits (e.g., dropping a single citation) are displayed the same way; the paragraphs are still substantively short.</w:t>
      </w:r>
    </w:p>
    <w:p>
      <w:r>
        <w:t xml:space="preserve">The changes are grouped: manuscript edits (M1 — M10) come first, then appendix edits (A1 — A2).</w:t>
      </w:r>
    </w:p>
    <w:p>
      <w:pPr>
        <w:pStyle w:val="Heading2"/>
      </w:pPr>
      <w:r>
        <w:t xml:space="preserve">Manuscript edits (manuscript-v6a.qmd)</w:t>
      </w:r>
    </w:p>
    <w:p>
      <w:pPr>
        <w:pStyle w:val="Heading3"/>
      </w:pPr>
      <w:r>
        <w:t xml:space="preserve">Edit M1 — Introduction, ILO framework citation cluster (line 107 of v6)</w:t>
      </w:r>
    </w:p>
    <w:p>
      <w:pPr>
        <w:pStyle w:val="Caption"/>
      </w:pPr>
      <w:r>
        <w:t xml:space="preserve">Dropping the 2017 Global Estimates cite (a prevalence report, not an indicators-framework document).</w:t>
      </w:r>
    </w:p>
    <w:p>
      <w:del w:id="1" w:author="Scott Moser" w:date="2026-07-05T00:00:00Z">
        <w:r>
          <w:delText xml:space="preserve">The International Labour Organization’s eleven indicators of forced labour [@ILO11-indicators; @international_labour_organization_global_2017; @int25-ilo] provide an operational framework for measuring modern slavery, but the empirical question of which indicators are observable through which survey design remains open.</w:delText>
        </w:r>
      </w:del>
      <w:ins w:id="2" w:author="Scott Moser" w:date="2026-07-05T00:00:00Z">
        <w:r>
          <w:t xml:space="preserve">The International Labour Organization’s eleven indicators of forced labour [@ILO11-indicators; @int25-ilo] provide an operational framework for measuring modern slavery, but the empirical question of which indicators are observable through which survey design remains open.</w:t>
        </w:r>
      </w:ins>
    </w:p>
    <w:p>
      <w:pPr>
        <w:pStyle w:val="Heading3"/>
      </w:pPr>
      <w:r>
        <w:t xml:space="preserve">Edit M2 — Introduction, contribution 2 paragraph (line 112 of v6)</w:t>
      </w:r>
    </w:p>
    <w:p>
      <w:pPr>
        <w:pStyle w:val="Caption"/>
      </w:pPr>
      <w:r>
        <w:t xml:space="preserve">Recast contribution 2 to cite the ILO 2024 handbook (hard24-ilo) as the source of the medium/strong severity vocabulary, rather than attributing it to the shorter operational-indicators publications.</w:t>
      </w:r>
    </w:p>
    <w:p>
      <w:del w:id="3" w:author="Scott Moser" w:date="2026-07-05T00:00:00Z">
        <w:r>
          <w:delText xml:space="preserve">This paper makes two contributions. First, we apply RDS and NSUM to the same survey instrument with the same respondents, eliciting ego-based and alter-based estimates of an identical set of five ILO-aligned indicators. The dual-method design produces two complementary estimands (own-experience prevalence from RDS, network-visible prevalence from NSUM); where they diverge, the gap is itself diagnostic evidence about the visibility gradient of different exploitation behaviours within workers’ personal networks. Second, we operationalise modern slavery as a graded hierarchy of indicators rather than a binary condition, organised around the ILO’s operational distinction [@ILO11-indicators; @international_labour_organization_global_2017; @int25-ilo] between ’medium’ indicators (multiple required to indicate forced labour) and ’strong’ indicators (any one alone sufficient). This hierarchy lets a single survey instrument capture exploitation across the full spectrum of severity and supports a continuous formative additive composite risk index. Taken together, the contribution of the paper is best read as developing and demonstrating a defensible social-indicator measurement strategy for hidden-population exploitation rather than as producing a definitive national prevalence estimate. We demonstrate the strategy with a respondent-driven sample of 85 UK migrant domestic workers and discuss how the methodology generalises to other hidden populations relevant to SDG 8.7 monitoring.</w:delText>
        </w:r>
      </w:del>
      <w:ins w:id="4" w:author="Scott Moser" w:date="2026-07-05T00:00:00Z">
        <w:r>
          <w:t xml:space="preserve">This paper makes two contributions. First, we apply RDS and NSUM to the same survey instrument with the same respondents, eliciting ego-based and alter-based estimates of an identical set of five ILO-aligned indicators. The dual-method design produces two complementary estimands (own-experience prevalence from RDS, network-visible prevalence from NSUM); where they diverge, the gap is itself diagnostic evidence about the visibility gradient of different exploitation behaviours within workers’ personal networks. Second, we operationalise modern slavery as a graded formative indicator framework rather than a binary condition. The ILO’s eleven indicators of forced labour [@ILO11-indicators; @int25-ilo] provide the operational anchor, and the ILO’s survey-guidelines handbook [@hard24-ilo] distinguishes ’strong’ indicators (retention of identity documents, intimidation and threats, physical and sexual violence — any one of which is generally sufficient on its own to identify forced labour in survey settings) from ’medium’ indicators (multiple typically required). This severity ordering lets a single survey instrument capture exploitation across the full range and supports a continuous formative additive composite risk index. Taken together, the contribution of the paper is best read as developing and demonstrating a defensible social-indicator measurement strategy for hidden-population exploitation rather than as producing a definitive national prevalence estimate. We demonstrate the strategy with a respondent-driven sample of 85 UK migrant domestic workers and discuss how the methodology generalises to other hidden populations relevant to SDG 8.7 monitoring.</w:t>
        </w:r>
      </w:ins>
    </w:p>
    <w:p>
      <w:pPr>
        <w:pStyle w:val="Heading3"/>
      </w:pPr>
      <w:r>
        <w:t xml:space="preserve">Edit M3 — Section 2 conceptualisation, core paragraph (lines 119-126 of v6)</w:t>
      </w:r>
    </w:p>
    <w:p>
      <w:pPr>
        <w:pStyle w:val="Caption"/>
      </w:pPr>
      <w:r>
        <w:t xml:space="preserve">Rewritten to (a) attribute the medium/strong severity ordering to the ILO 2024 handbook (hard24-ilo), (b) explicitly note that the shorter operational-indicators publications list the eleven without ranking them, and (c) flag the specific bundling into our five binary measures as our analytical choice, informed by the qualitative literature on UK migrant domestic workers.</w:t>
      </w:r>
    </w:p>
    <w:p>
      <w:del w:id="5" w:author="Scott Moser" w:date="2026-07-05T00:00:00Z">
        <w:r>
          <w:delText xml:space="preserve">The International Labour Organization’s eleven indicators of forced labour [@ILO11-indicators; @international_labour_organization_global_2017; @int25-ilo]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co-occur in this population: @yilm23-exploring) and document and passport withholding.</w:delText>
        </w:r>
      </w:del>
      <w:ins w:id="6" w:author="Scott Moser" w:date="2026-07-05T00:00:00Z">
        <w:r>
          <w:t xml:space="preserve">The International Labour Organization’s eleven indicators of forced labour [@ILO11-indicators; @int25-ilo] provide the canonical operational framework for measuring modern slavery. The ILO’s own survey-guidelines handbook [@hard24-ilo] distinguishes two operational categories for use in forced-labour surveys: ’strong’ indicators (intimidation and threats, physical and sexual violence, retention of identity documents) any one of which is generally sufficient on its own to identify a survey respondent as in forced labour, and ’medium’ indicators (excessive overtime, wage withholding, debt bondage, restriction of movement, isolation, abusive working and living conditions, abuse of vulnerability, deception) whose evidentiary weight for survey-based identification typically requires more than one to be present. We adopt this severity ordering — as it appears in the ILO survey-guidelines handbook rather than the shorter operational-indicators publications [@ILO11-indicators; @int25-ilo], which list the eleven without ranking them — to organise the reporting of the five binary indicators below and to structure the reporting of the composite risk index. We measure five indicators across the ordering,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co-occur in this population: @yilm23-exploring) and document and passport withholding. The specific bundling of ILO indicators into these five binary measures (e.g., combining intimidation/threats with physical and sexual violence into a single ’threats and abuse’ indicator) is our analytical choice, informed by the qualitative and civil-society literature on UK migrant domestic workers [@kala08-new; @mant16-modern; @serv23-closed; @yilm23-exploring], not a mapping the ILO itself publishes.</w:t>
        </w:r>
      </w:ins>
    </w:p>
    <w:p>
      <w:pPr>
        <w:pStyle w:val="Heading3"/>
      </w:pPr>
      <w:r>
        <w:t xml:space="preserve">Edit M4 — Section 3 (Survey Instrument), first mention of ILO framework (line 172-173 of v6)</w:t>
      </w:r>
    </w:p>
    <w:p>
      <w:pPr>
        <w:pStyle w:val="Caption"/>
      </w:pPr>
      <w:r>
        <w:t xml:space="preserve">Added hard24-ilo to the citation cluster and noted that the medium/strong ordering follows the ILO handbook on forced-labour surveys.</w:t>
      </w:r>
    </w:p>
    <w:p>
      <w:del w:id="7" w:author="Scott Moser" w:date="2026-07-05T00:00:00Z">
        <w:r>
          <w:delText xml:space="preserve">Composite measures to quantify the extent to which respondents were at risk of labour exploitation, including severe forms of exploitation such as forced labour, were constructed from existing exploitation typologies, notably the ILO’s Indicators of Forced Labour [@ILO11-indicators]. The eleven ILO indicators of forced labour [@ILO11-indicators; @international_labour_organization_global_2017; @int25-ilo] provide the operational framework for our measurement strategy.</w:delText>
        </w:r>
      </w:del>
      <w:ins w:id="8" w:author="Scott Moser" w:date="2026-07-05T00:00:00Z">
        <w:r>
          <w:t xml:space="preserve">Composite measures to quantify the extent to which respondents were at risk of labour exploitation, including severe forms of exploitation such as forced labour, were constructed from existing exploitation typologies, notably the ILO’s Indicators of Forced Labour [@ILO11-indicators; @int25-ilo] and the associated survey-guidelines handbook [@hard24-ilo]. The eleven ILO indicators of forced labour [@ILO11-indicators; @int25-ilo] provide the operational framework for our measurement strategy; the medium/strong severity ordering used to organise the indicators follows the ILO handbook on forced-labour surveys [@hard24-ilo].</w:t>
        </w:r>
      </w:ins>
    </w:p>
    <w:p>
      <w:pPr>
        <w:pStyle w:val="Heading3"/>
      </w:pPr>
      <w:r>
        <w:t xml:space="preserve">Edit M5 — Table 1 (indicator mapping) caption (line 189 of v6)</w:t>
      </w:r>
    </w:p>
    <w:p>
      <w:pPr>
        <w:pStyle w:val="Caption"/>
      </w:pPr>
      <w:r>
        <w:t xml:space="preserve">Added a sentence noting that the medium/strong severity classification follows the ILO handbook; changed ’Source: Authors’ construction following ILO (2012, 2017)’ to cite the correct publications.</w:t>
      </w:r>
    </w:p>
    <w:p>
      <w:del w:id="9" w:author="Scott Moser" w:date="2026-07-05T00:00:00Z">
        <w:r>
          <w:delText xml:space="preserve">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Full per-category weight values are given in Appendix Table A1. Source: Authors’ construction following ILO (2012, 2017).</w:delText>
        </w:r>
      </w:del>
      <w:ins w:id="10" w:author="Scott Moser" w:date="2026-07-05T00:00:00Z">
        <w:r>
          <w:t xml:space="preserve">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The medium/strong severity classification in column 2 follows the ILO handbook on forced-labour surveys [@hard24-ilo]; the shorter operational-indicators publications [@ILO11-indicators; @int25-ilo] list the eleven indicators without publishing this severity ranking. Full per-category weight values are given in Appendix Table A1. Source: Authors’ construction following ILO [-@ILO11-indicators; -@hard24-ilo; -@int25-ilo].</w:t>
        </w:r>
      </w:ins>
    </w:p>
    <w:p>
      <w:pPr>
        <w:pStyle w:val="Heading3"/>
      </w:pPr>
      <w:r>
        <w:t xml:space="preserve">Edit M6 — Section 4.2, composite risk index anchor (line 368 of v6)</w:t>
      </w:r>
    </w:p>
    <w:p>
      <w:pPr>
        <w:pStyle w:val="Caption"/>
      </w:pPr>
      <w:r>
        <w:t xml:space="preserve">KEY CORRECTION: the previous prose claimed ’strong-indicator categories receive larger sub-weights than medium-indicator categories,’ but the actual weights in Table A1 give every ILO category the same maximum weight of 0.09. This edit rewrites the paragraph to accurately describe uniform category-level weighting, and notes that the severity ordering is used only for reporting/interpretation.</w:t>
      </w:r>
    </w:p>
    <w:p>
      <w:del w:id="11" w:author="Scott Moser" w:date="2026-07-05T00:00:00Z">
        <w:r>
          <w:delText xml:space="preserve">One of the central contributions of this study is the introduction of a continuous risk index measuring degree of exposure to labour exploitation. The index is constructed from all eleven ILO indicators of forced labour, with sub-weights anchored on the ILO medium/strong severity gradation: strong-indicator categories (intimidation and threats, physical and sexual violence, retention of identity documents) receive larger sub-weights than medium-indicator categories. NRM-referral history and payment below the national living wage are reported as separate binary evidentiary flags and are not part of the composite (@sec-survey-instrument, @tbl-indicator-mapping; full per-category weights in Appendix Table A1).</w:delText>
        </w:r>
      </w:del>
      <w:ins w:id="12" w:author="Scott Moser" w:date="2026-07-05T00:00:00Z">
        <w:r>
          <w:t xml:space="preserve">One of the central contributions of this study is the introduction of a continuous risk index measuring degree of exposure to labour exploitation. The index is constructed from all eleven ILO indicators of forced labour. Each of the eleven ILO indicator categories contributes equally to the composite (maximum 0.09 per category, giving a total maximum score of 0.99); within a category, weight is distributed evenly across the sub-questions used to code it. The composite is therefore uniform-weighted at the ILO-category level and does not itself impose the medium/strong severity ordering, though we use that ordering (Section 2) to organise reporting and interpretation. The weight-perturbation robustness check reported in @sec-weights-sensitivity confirms that the ranking of respondents by composite risk is essentially invariant to the specific weight choice. NRM-referral history and payment below the national living wage are reported as separate binary evidentiary flags and are not part of the composite (@sec-survey-instrument, @tbl-indicator-mapping; full per-category weights in Appendix Table A1).</w:t>
        </w:r>
      </w:ins>
    </w:p>
    <w:p>
      <w:pPr>
        <w:pStyle w:val="Heading3"/>
      </w:pPr>
      <w:r>
        <w:t xml:space="preserve">Edit M7 — Section 4.3, results-consistency sentence (line 384 of v6)</w:t>
      </w:r>
    </w:p>
    <w:p>
      <w:pPr>
        <w:pStyle w:val="Caption"/>
      </w:pPr>
      <w:r>
        <w:t xml:space="preserve">Softened ’the indicator hierarchy itself’ to ’the ordering of the indicators.’</w:t>
      </w:r>
    </w:p>
    <w:p>
      <w:del w:id="13" w:author="Scott Moser" w:date="2026-07-05T00:00:00Z">
        <w:r>
          <w:delText xml:space="preserve">This consistency across methods, even where absolute levels differ, is a robustness signal for the indicator hierarchy itself.</w:delText>
        </w:r>
      </w:del>
      <w:ins w:id="14" w:author="Scott Moser" w:date="2026-07-05T00:00:00Z">
        <w:r>
          <w:t xml:space="preserve">This consistency across methods, even where absolute levels differ, is a robustness signal for the ordering of the indicators.</w:t>
        </w:r>
      </w:ins>
    </w:p>
    <w:p>
      <w:pPr>
        <w:pStyle w:val="Heading3"/>
      </w:pPr>
      <w:r>
        <w:t xml:space="preserve">Edit M8 — Discussion Section 5.2, validation channel 1 (line 427 of v6)</w:t>
      </w:r>
    </w:p>
    <w:p>
      <w:pPr>
        <w:pStyle w:val="Caption"/>
      </w:pPr>
      <w:r>
        <w:t xml:space="preserve">Swapped the 2017 Global Estimates prevalence report for hard24-ilo (survey-guidelines handbook) + int25-ilo (2025 revised operational-indicators) in the content-validity cite cluster.</w:t>
      </w:r>
    </w:p>
    <w:p>
      <w:del w:id="15" w:author="Scott Moser" w:date="2026-07-05T00:00:00Z">
        <w:r>
          <w:delText xml:space="preserve">(1) Content validity: the indicator set is anchored in the ILO [-@ILO11-indicators; -@international_labour_organization_global_2017] framework of forced labour, with the mapping from indicator to survey question documented in @sec-survey-instrument (@tbl-indicator-mapping) and the Appendix (Section A).</w:delText>
        </w:r>
      </w:del>
      <w:ins w:id="16" w:author="Scott Moser" w:date="2026-07-05T00:00:00Z">
        <w:r>
          <w:t xml:space="preserve">(1) Content validity: the indicator set is anchored in the ILO [-@ILO11-indicators; -@hard24-ilo; -@int25-ilo] framework of forced labour, with the mapping from indicator to survey question documented in @sec-survey-instrument (@tbl-indicator-mapping) and the Appendix (Section A).</w:t>
        </w:r>
      </w:ins>
    </w:p>
    <w:p>
      <w:pPr>
        <w:pStyle w:val="Heading3"/>
      </w:pPr>
      <w:r>
        <w:t xml:space="preserve">Edit M9 — Discussion Section 5.3, across-indicator variation paragraph (line 432 of v6)</w:t>
      </w:r>
    </w:p>
    <w:p>
      <w:pPr>
        <w:pStyle w:val="Caption"/>
      </w:pPr>
      <w:r>
        <w:t xml:space="preserve">Attribution of the severity ordering moved from a vague ’ILO severity gradation’ to the specific ILO survey-guidelines handbook (hard24-ilo).</w:t>
      </w:r>
    </w:p>
    <w:p>
      <w:del w:id="17" w:author="Scott Moser" w:date="2026-07-05T00:00:00Z">
        <w:r>
          <w:delText xml:space="preserve">This is a substantive finding, not noise: severe forms of coercion (document confiscation, an ILO strong indicator) are less common in this population than less severe forms of abuse (excessive hours, ILO medium). The hierarchy is interpretable, matches the ILO severity gradation, and is reproduced across methods.</w:delText>
        </w:r>
      </w:del>
      <w:ins w:id="18" w:author="Scott Moser" w:date="2026-07-05T00:00:00Z">
        <w:r>
          <w:t xml:space="preserve">This is a substantive finding, not noise: severe forms of coercion (document confiscation, an ILO strong indicator in [@hard24-ilo]) are less common in this population than less severe forms of abuse (excessive hours, an ILO medium indicator). The ordering is interpretable, matches the ILO severity ordering documented in the ILO survey-guidelines handbook [@hard24-ilo], and is reproduced across methods.</w:t>
        </w:r>
      </w:ins>
    </w:p>
    <w:p>
      <w:pPr>
        <w:pStyle w:val="Heading3"/>
      </w:pPr>
      <w:r>
        <w:t xml:space="preserve">Edit M10 — Conclusion, final sentence (line 471 of v6)</w:t>
      </w:r>
    </w:p>
    <w:p>
      <w:pPr>
        <w:pStyle w:val="Caption"/>
      </w:pPr>
      <w:r>
        <w:t xml:space="preserve">Replaced ’anchored on the ILO medium/strong severity hierarchy’ — inaccurate because the composite is uniform-weighted at category level — with an accurate description that gives equal weight to each ILO indicator and uses the ordering only for reporting.</w:t>
      </w:r>
    </w:p>
    <w:p>
      <w:del w:id="19" w:author="Scott Moser" w:date="2026-07-05T00:00:00Z">
        <w:r>
          <w:delText xml:space="preserve">Second, we operationalise modern slavery as a graded formative indicator framework rather than a binary condition, supporting both indicator-level prevalence estimates and a continuous formative additive composite risk index anchored on the ILO medium/strong severity hierarchy.</w:delText>
        </w:r>
      </w:del>
      <w:ins w:id="20" w:author="Scott Moser" w:date="2026-07-05T00:00:00Z">
        <w:r>
          <w:t xml:space="preserve">Second, we operationalise modern slavery as a graded formative indicator framework rather than a binary condition, supporting both indicator-level prevalence estimates and a continuous formative additive composite risk index that gives equal weight to each of the ILO’s eleven indicators of forced labour and is organised for reporting by the ILO’s medium/strong severity ordering [@hard24-ilo].</w:t>
        </w:r>
      </w:ins>
    </w:p>
    <w:p>
      <w:pPr>
        <w:pStyle w:val="Heading2"/>
      </w:pPr>
      <w:r>
        <w:t xml:space="preserve">Appendix edits (appendix-v6a.qmd)</w:t>
      </w:r>
    </w:p>
    <w:p>
      <w:pPr>
        <w:pStyle w:val="Heading3"/>
      </w:pPr>
      <w:r>
        <w:t xml:space="preserve">Edit A1 — Appendix Section A, composite index prose (line 41 of v6)</w:t>
      </w:r>
    </w:p>
    <w:p>
      <w:pPr>
        <w:pStyle w:val="Caption"/>
      </w:pPr>
      <w:r>
        <w:t xml:space="preserve">KEY CORRECTION: the previous prose claimed that strong-indicator categories receive larger sub-weights than medium-indicator categories. That is not what Table A1 implements. Every ILO category carries the same maximum weight of 0.09; sub-weights within a category are split by count of sub-questions. Rewritten for accuracy.</w:t>
      </w:r>
    </w:p>
    <w:p>
      <w:del w:id="21" w:author="Scott Moser" w:date="2026-07-05T00:00:00Z">
        <w:r>
          <w:delText xml:space="preserve">The composite risk index aggregates all eleven ILO indicators of forced labour into a single continuous measure (range 0–0.99). The index is a formative additive composite: an individual is exposed to exploitation if any of the indicators is present, and the indicators are constitutive rather than reflective of an underlying severity construct. Polarity is uniform across categories. Weights are anchored on the ILO medium/strong severity gradation: strong-indicator categories receive larger sub-weights than medium-indicator categories.</w:delText>
        </w:r>
      </w:del>
      <w:ins w:id="22" w:author="Scott Moser" w:date="2026-07-05T00:00:00Z">
        <w:r>
          <w:t xml:space="preserve">The composite risk index aggregates all eleven ILO indicators of forced labour into a single continuous measure (range 0–0.99). The index is a formative additive composite: an individual is exposed to exploitation if any of the indicators is present, and the indicators are constitutive rather than reflective of an underlying severity construct. Polarity is uniform across categories. Each of the eleven ILO indicator categories contributes equally to the composite (maximum 0.09 per category, so the total maximum possible score is 11 × 0.09 = 0.99). Within a category, the 0.09 is distributed evenly across the sub-questions used to code that category (0.09 for one sub-question, 0.045 each for two, 0.03 each for three, 0.0225 each for four). Category-level weights are therefore uniform across the eleven ILO indicators; the medium/strong severity ordering from the ILO handbook on forced-labour surveys [@hard24-ilo] is used to organise reporting and interpretation but does not itself scale the sub-weights.</w:t>
        </w:r>
      </w:ins>
    </w:p>
    <w:p>
      <w:pPr>
        <w:pStyle w:val="Heading3"/>
      </w:pPr>
      <w:r>
        <w:t xml:space="preserve">Edit A2 — Appendix Table A1 caption (line 45 of v6)</w:t>
      </w:r>
    </w:p>
    <w:p>
      <w:pPr>
        <w:pStyle w:val="Caption"/>
      </w:pPr>
      <w:r>
        <w:t xml:space="preserve">Rewritten to accurately describe the uniform per-category weighting and to add the hard24-ilo attribution for the medium/strong labels.</w:t>
      </w:r>
    </w:p>
    <w:p>
      <w:del w:id="23" w:author="Scott Moser" w:date="2026-07-05T00:00:00Z">
        <w:r>
          <w:delText xml:space="preserve">Table A1. Composite Risk Index: ILO indicator categories, survey items, coding rules, and sub-weights. Strong-indicator categories receive sub-weight 0.09 per sub-category; medium-indicator categories receive 0.045 per sub-category (two sub-questions) or 0.03 (three sub-questions). The total composite score sums to a maximum of 0.99. Categories 12 and 13 are reported as separate binary flags and are excluded from the composite.</w:delText>
        </w:r>
      </w:del>
      <w:ins w:id="24" w:author="Scott Moser" w:date="2026-07-05T00:00:00Z">
        <w:r>
          <w:t xml:space="preserve">Table A1. Composite Risk Index: ILO indicator categories, survey items, coding rules, and sub-weights. All eleven ILO indicator categories carry the same maximum category weight of 0.09; this 0.09 is split evenly across the sub-questions used to code the category (0.09 for one, 0.045 each for two, 0.03 each for three, 0.0225 each for four sub-questions). The total maximum composite score is therefore 11 × 0.09 = 0.99. The medium/strong severity labels in column 2 follow the ILO handbook on forced-labour surveys [@hard24-ilo]; the shorter ILO operational-indicators publications [@ILO11-indicators; @int25-ilo] list the eleven indicators without publishing this severity ranking, and the labels do not scale the composite weights. Categories 12 and 13 are reported as separate binary flags and are excluded from the composite.</w:t>
        </w:r>
      </w:ins>
    </w:p>
    <w:sectPr>
      <w:pgSz w:w="12240" w:h="15840"/>
      <w:pgMar w:top="1440" w:right="1440" w:bottom="1440" w:left="1440" w:header="720" w:footer="720" w:gutter="0"/>
    </w:sectPr>
  </w:body>
</w:document>
</file>

<file path=word/settings.xml><?xml version="1.0" encoding="utf-8"?>
<w:settings xmlns:w="http://schemas.openxmlformats.org/wordprocessingml/2006/main">
  <w:trackRevisions/>
</w:settings>
</file>

<file path=word/styles.xml><?xml version="1.0" encoding="utf-8"?>
<w:styles xmlns:w="http://schemas.openxmlformats.org/wordprocessingml/2006/main">
  <w:docDefaults>
    <w:rPrDefault>
      <w:rPr>
        <w:rFonts w:ascii="Calibri" w:hAnsi="Calibri" w:cs="Calibri"/>
        <w:sz w:val="22"/>
      </w:rPr>
    </w:rPrDefault>
  </w:docDefaults>
  <w:style w:type="paragraph" w:styleId="Heading1">
    <w:name w:val="heading 1"/>
    <w:qFormat/>
    <w:pPr>
      <w:spacing w:before="360" w:after="120"/>
      <w:outlineLvl w:val="0"/>
    </w:pPr>
    <w:rPr>
      <w:b/>
      <w:sz w:val="32"/>
    </w:rPr>
  </w:style>
  <w:style w:type="paragraph" w:styleId="Heading2">
    <w:name w:val="heading 2"/>
    <w:qFormat/>
    <w:pPr>
      <w:spacing w:before="240" w:after="80"/>
      <w:outlineLvl w:val="1"/>
    </w:pPr>
    <w:rPr>
      <w:b/>
      <w:sz w:val="26"/>
    </w:rPr>
  </w:style>
  <w:style w:type="paragraph" w:styleId="Heading3">
    <w:name w:val="heading 3"/>
    <w:qFormat/>
    <w:pPr>
      <w:spacing w:before="200" w:after="60"/>
      <w:outlineLvl w:val="2"/>
    </w:pPr>
    <w:rPr>
      <w:b/>
      <w:sz w:val="22"/>
    </w:rPr>
  </w:style>
  <w:style w:type="paragraph" w:styleId="Caption">
    <w:name w:val="caption"/>
    <w:qFormat/>
    <w:pPr>
      <w:spacing w:before="60" w:after="120"/>
    </w:pPr>
    <w:rPr>
      <w:i/>
      <w:sz w:val="20"/>
      <w:color w:val="66666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